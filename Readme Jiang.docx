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F7D" w14:textId="54FDD1E3" w:rsidR="00CA0B07" w:rsidRDefault="00000000">
      <w:r>
        <w:t># gemma4good</w:t>
      </w:r>
      <w:r>
        <w:br/>
      </w:r>
      <w:r>
        <w:br/>
        <w:t>A local,</w:t>
      </w:r>
      <w:ins w:id="0" w:author="Jiang, Weiying@DTSC" w:date="2026-05-15T20:52:00Z" w16du:dateUtc="2026-05-16T03:52:00Z">
        <w:r w:rsidR="00E9034F">
          <w:t xml:space="preserve"> product label-based and</w:t>
        </w:r>
      </w:ins>
      <w:r>
        <w:t xml:space="preserve"> evidence-grounded consumer </w:t>
      </w:r>
      <w:del w:id="1" w:author="Jiang, Weiying@DTSC" w:date="2026-05-15T20:52:00Z" w16du:dateUtc="2026-05-16T03:52:00Z">
        <w:r w:rsidDel="00E9034F">
          <w:delText xml:space="preserve">safety </w:delText>
        </w:r>
      </w:del>
      <w:ins w:id="2" w:author="Jiang, Weiying@DTSC" w:date="2026-05-15T20:52:00Z" w16du:dateUtc="2026-05-16T03:52:00Z">
        <w:r w:rsidR="00E9034F">
          <w:t xml:space="preserve">advisory </w:t>
        </w:r>
      </w:ins>
      <w:r>
        <w:t>assistant built around a fixed-size Gemma 4 model.</w:t>
      </w:r>
      <w:r>
        <w:br/>
      </w:r>
      <w:r>
        <w:br/>
      </w:r>
      <w:proofErr w:type="spellStart"/>
      <w:r>
        <w:t>Hazardly</w:t>
      </w:r>
      <w:proofErr w:type="spellEnd"/>
      <w:r>
        <w:t xml:space="preserve"> uses Gemma 4 as the multimodal model backend. Gemma 4 is subject to its own license and acceptable use terms. This project does not provide medical, legal, or regulatory advice; it provides </w:t>
      </w:r>
      <w:ins w:id="3" w:author="Jiang, Weiying@DTSC" w:date="2026-05-17T08:37:00Z" w16du:dateUtc="2026-05-17T15:37:00Z">
        <w:r w:rsidR="00395216">
          <w:t xml:space="preserve">potential human </w:t>
        </w:r>
      </w:ins>
      <w:ins w:id="4" w:author="Jiang, Weiying@DTSC" w:date="2026-05-15T20:58:00Z" w16du:dateUtc="2026-05-16T03:58:00Z">
        <w:r w:rsidR="00E9034F">
          <w:t>health advisories only based on product type and label</w:t>
        </w:r>
      </w:ins>
      <w:del w:id="5" w:author="Jiang, Weiying@DTSC" w:date="2026-05-15T20:58:00Z" w16du:dateUtc="2026-05-16T03:58:00Z">
        <w:r w:rsidDel="00E9034F">
          <w:delText>evidence-grounded product risk summaries for informational purposes only</w:delText>
        </w:r>
      </w:del>
      <w:r>
        <w:t>.</w:t>
      </w:r>
      <w:r>
        <w:br/>
      </w:r>
      <w:r>
        <w:br/>
        <w:t>## Project stance</w:t>
      </w:r>
      <w:r>
        <w:br/>
      </w:r>
      <w:r>
        <w:br/>
        <w:t>`Gemma 4` is the intended product model.</w:t>
      </w:r>
      <w:r>
        <w:br/>
      </w:r>
      <w:r>
        <w:br/>
        <w:t>`OpenAI` is used only for:</w:t>
      </w:r>
      <w:r>
        <w:br/>
      </w:r>
      <w:r>
        <w:br/>
        <w:t>- benchmark judging</w:t>
      </w:r>
      <w:r>
        <w:br/>
        <w:t>- reference comparisons</w:t>
      </w:r>
      <w:r>
        <w:br/>
        <w:t>- methodology validation</w:t>
      </w:r>
      <w:r>
        <w:br/>
      </w:r>
      <w:r>
        <w:br/>
        <w:t>It is **not** the intended production model for the mobile app.</w:t>
      </w:r>
      <w:r>
        <w:br/>
      </w:r>
      <w:r>
        <w:br/>
        <w:t>## Current recommended architecture</w:t>
      </w:r>
      <w:r>
        <w:br/>
      </w:r>
      <w:r>
        <w:br/>
        <w:t>The recommended direction is:</w:t>
      </w:r>
      <w:r>
        <w:br/>
      </w:r>
      <w:r>
        <w:br/>
        <w:t>- single-purpose product-analysis user experience</w:t>
      </w:r>
      <w:r>
        <w:br/>
        <w:t>- linear, benchmarkable core pipeline</w:t>
      </w:r>
      <w:r>
        <w:br/>
        <w:t>- grounded retrieval through the local API</w:t>
      </w:r>
      <w:r>
        <w:br/>
        <w:t>- compact product-label classifier for category/pathway/concern routing</w:t>
      </w:r>
      <w:r>
        <w:br/>
        <w:t>- explicit category and material reasoning</w:t>
      </w:r>
      <w:r>
        <w:br/>
        <w:t>- review-queue capture for hard OCR and category cases</w:t>
      </w:r>
      <w:r>
        <w:br/>
      </w:r>
      <w:r>
        <w:br/>
        <w:t>This means:</w:t>
      </w:r>
      <w:r>
        <w:br/>
      </w:r>
      <w:r>
        <w:br/>
        <w:t>1. accept one multimodal product-analysis turn at a time, then auto-detect whether the user provided images, a URL, or typed product text</w:t>
      </w:r>
      <w:r>
        <w:br/>
        <w:t>2. if that mode is insufficient, recommend a better method instead of forcing a weak answer</w:t>
      </w:r>
      <w:r>
        <w:br/>
        <w:t>3. extract or normalize text into one shared payload</w:t>
      </w:r>
      <w:r>
        <w:br/>
        <w:t>4. confirm OCR or category only when needed</w:t>
      </w:r>
      <w:r>
        <w:br/>
        <w:t>5. call the local API for grounded retrieval</w:t>
      </w:r>
      <w:r>
        <w:br/>
        <w:t>6. generate the final answer with Gemma 4</w:t>
      </w:r>
      <w:r>
        <w:br/>
        <w:t>7. store hard cases for future review and improvement</w:t>
      </w:r>
      <w:r>
        <w:br/>
      </w:r>
      <w:r>
        <w:br/>
        <w:t>Supporting design docs:</w:t>
      </w:r>
      <w:r>
        <w:br/>
      </w:r>
      <w:r>
        <w:br/>
        <w:t>- [/Users/adelie/Projects/gemma4good/docs/design_vnext.md](/Users/adelie/Projects/gemma4good/docs/design_vnext.md)</w:t>
      </w:r>
      <w:r>
        <w:br/>
      </w:r>
      <w:r>
        <w:lastRenderedPageBreak/>
        <w:t>- [/Users/adelie/Projects/gemma4good/docs/test_plan_vnext.md](/Users/adelie/Projects/gemma4good/docs/test_plan_vnext.md)</w:t>
      </w:r>
      <w:r>
        <w:br/>
        <w:t>- [/Users/adelie/Projects/gemma4good/docs/platform_targets.md](/Users/adelie/Projects/gemma4good/docs/platform_targets.md)</w:t>
      </w:r>
      <w:r>
        <w:br/>
        <w:t>- [/Users/adelie/Projects/gemma4good/docs/pixel8_client_plan.md](/Users/adelie/Projects/gemma4good/docs/pixel8_client_plan.md)</w:t>
      </w:r>
      <w:r>
        <w:br/>
        <w:t>- [/Users/adelie/Projects/gemma4good/docs/android_contract_mapping.md](/Users/adelie/Projects/gemma4good/docs/android_contract_mapping.md)</w:t>
      </w:r>
      <w:r>
        <w:br/>
        <w:t>- [/Users/adelie/Projects/gemma4good/docs/run_on_pixel8.md](/Users/adelie/Projects/gemma4good/docs/run_on_pixel8.md)</w:t>
      </w:r>
      <w:r>
        <w:br/>
        <w:t>- [/Users/adelie/Projects/gemma4good/docs/demo_plan.md](/Users/adelie/Projects/gemma4good/docs/demo_plan.md)</w:t>
      </w:r>
      <w:r>
        <w:br/>
        <w:t>- [/Users/adelie/Projects/gemma4good/docs/hazardly_score.md](/Users/adelie/Projects/gemma4good/docs/hazardly_score.md)</w:t>
      </w:r>
      <w:r>
        <w:br/>
      </w:r>
      <w:r>
        <w:br/>
        <w:t>## Repo structure</w:t>
      </w:r>
      <w:r>
        <w:br/>
      </w:r>
      <w:r>
        <w:br/>
        <w:t>```text</w:t>
      </w:r>
      <w:r>
        <w:br/>
        <w:t>gemma4good/</w:t>
      </w:r>
      <w:r>
        <w:br/>
        <w:t>├── app.py</w:t>
      </w:r>
      <w:r>
        <w:br/>
        <w:t>├── app_openai.py</w:t>
      </w:r>
      <w:r>
        <w:br/>
        <w:t>├── app_shared.py</w:t>
      </w:r>
      <w:r>
        <w:br/>
        <w:t>├── browser_fetcher.py</w:t>
      </w:r>
      <w:r>
        <w:br/>
        <w:t>├── platform_profiles.py</w:t>
      </w:r>
      <w:r>
        <w:br/>
        <w:t>├── vnext_contract.py</w:t>
      </w:r>
      <w:r>
        <w:br/>
        <w:t>├── prompt_utils.py</w:t>
      </w:r>
      <w:r>
        <w:br/>
        <w:t>├── product_label_classifier.py</w:t>
      </w:r>
      <w:r>
        <w:br/>
        <w:t>├── hazardly_score.py</w:t>
      </w:r>
      <w:r>
        <w:br/>
        <w:t>├── scope_guard.py</w:t>
      </w:r>
      <w:r>
        <w:br/>
        <w:t xml:space="preserve">├── </w:t>
      </w:r>
      <w:proofErr w:type="spellStart"/>
      <w:r>
        <w:t>android_contract</w:t>
      </w:r>
      <w:proofErr w:type="spellEnd"/>
      <w:r>
        <w:t>/</w:t>
      </w:r>
      <w:r>
        <w:br/>
        <w:t>│   ├── Gemma4GoodApiModels.kt</w:t>
      </w:r>
      <w:r>
        <w:br/>
        <w:t>│   ├── Gemma4GoodApiService.kt</w:t>
      </w:r>
      <w:r>
        <w:br/>
        <w:t>│   ├── Gemma4GoodContractAdapters.kt</w:t>
      </w:r>
      <w:r>
        <w:br/>
        <w:t>│   ├── RetrofitUsageExample.md</w:t>
      </w:r>
      <w:r>
        <w:br/>
        <w:t>│   └── README.md</w:t>
      </w:r>
      <w:r>
        <w:br/>
        <w:t xml:space="preserve">├── </w:t>
      </w:r>
      <w:proofErr w:type="spellStart"/>
      <w:r>
        <w:t>android_client</w:t>
      </w:r>
      <w:proofErr w:type="spellEnd"/>
      <w:r>
        <w:t>/</w:t>
      </w:r>
      <w:r>
        <w:br/>
        <w:t xml:space="preserve">│   ├── </w:t>
      </w:r>
      <w:proofErr w:type="spellStart"/>
      <w:r>
        <w:t>settings.gradle.kts</w:t>
      </w:r>
      <w:proofErr w:type="spellEnd"/>
      <w:r>
        <w:br/>
        <w:t xml:space="preserve">│   ├── </w:t>
      </w:r>
      <w:proofErr w:type="spellStart"/>
      <w:r>
        <w:t>build.gradle.kts</w:t>
      </w:r>
      <w:proofErr w:type="spellEnd"/>
      <w:r>
        <w:br/>
        <w:t>│   ├── README.md</w:t>
      </w:r>
      <w:r>
        <w:br/>
        <w:t>│   └── app/</w:t>
      </w:r>
      <w:r>
        <w:br/>
        <w:t>├── database/</w:t>
      </w:r>
      <w:r>
        <w:br/>
        <w:t xml:space="preserve">│   ├── </w:t>
      </w:r>
      <w:proofErr w:type="spellStart"/>
      <w:r>
        <w:t>schema.sql</w:t>
      </w:r>
      <w:proofErr w:type="spellEnd"/>
      <w:r>
        <w:br/>
      </w:r>
      <w:r>
        <w:lastRenderedPageBreak/>
        <w:t xml:space="preserve">│   ├── </w:t>
      </w:r>
      <w:proofErr w:type="spellStart"/>
      <w:r>
        <w:t>schema_pgvector_optional.sql</w:t>
      </w:r>
      <w:proofErr w:type="spellEnd"/>
      <w:r>
        <w:br/>
        <w:t>│   ├── api.py</w:t>
      </w:r>
      <w:r>
        <w:br/>
        <w:t>│   ├── service.py</w:t>
      </w:r>
      <w:r>
        <w:br/>
        <w:t>│   ├── load_seed_data.py</w:t>
      </w:r>
      <w:r>
        <w:br/>
        <w:t>│   ├── load_raw_sources.py</w:t>
      </w:r>
      <w:r>
        <w:br/>
        <w:t>│   └── README.md</w:t>
      </w:r>
      <w:r>
        <w:br/>
        <w:t>├── prompts/</w:t>
      </w:r>
      <w:r>
        <w:br/>
        <w:t>│   ├── system_prompt.md</w:t>
      </w:r>
      <w:r>
        <w:br/>
        <w:t xml:space="preserve">│   └── </w:t>
      </w:r>
      <w:proofErr w:type="spellStart"/>
      <w:r>
        <w:t>category_reference.json</w:t>
      </w:r>
      <w:proofErr w:type="spellEnd"/>
      <w:r>
        <w:br/>
        <w:t xml:space="preserve">├── </w:t>
      </w:r>
      <w:proofErr w:type="spellStart"/>
      <w:r>
        <w:t>benchmark_cases.json</w:t>
      </w:r>
      <w:proofErr w:type="spellEnd"/>
      <w:r>
        <w:br/>
        <w:t>├── benchmark_amazon_100.csv</w:t>
      </w:r>
      <w:r>
        <w:br/>
        <w:t xml:space="preserve">├── </w:t>
      </w:r>
      <w:proofErr w:type="spellStart"/>
      <w:r>
        <w:t>benchmark_ocr_cases.json</w:t>
      </w:r>
      <w:proofErr w:type="spellEnd"/>
      <w:r>
        <w:br/>
        <w:t xml:space="preserve">├── </w:t>
      </w:r>
      <w:proofErr w:type="spellStart"/>
      <w:r>
        <w:t>benchmark_ocr_real_cases.json</w:t>
      </w:r>
      <w:proofErr w:type="spellEnd"/>
      <w:r>
        <w:br/>
        <w:t xml:space="preserve">├── </w:t>
      </w:r>
      <w:proofErr w:type="spellStart"/>
      <w:r>
        <w:t>benchmark_images</w:t>
      </w:r>
      <w:proofErr w:type="spellEnd"/>
      <w:r>
        <w:t>/</w:t>
      </w:r>
      <w:r>
        <w:br/>
        <w:t xml:space="preserve">├── </w:t>
      </w:r>
      <w:proofErr w:type="spellStart"/>
      <w:r>
        <w:t>benchmark_images_real</w:t>
      </w:r>
      <w:proofErr w:type="spellEnd"/>
      <w:r>
        <w:t>/</w:t>
      </w:r>
      <w:r>
        <w:br/>
        <w:t>├── run_gemma4_ocr_benchmark.py</w:t>
      </w:r>
      <w:r>
        <w:br/>
        <w:t>├── run_stage1_ocr_judge_benchmark.py</w:t>
      </w:r>
      <w:r>
        <w:br/>
        <w:t>├── run_stage2_text_benchmark.py</w:t>
      </w:r>
      <w:r>
        <w:br/>
        <w:t>├── run_stage2_grounded_benchmark.py</w:t>
      </w:r>
      <w:r>
        <w:br/>
        <w:t>├── run_vnext_benchmark_suite.py</w:t>
      </w:r>
      <w:r>
        <w:br/>
        <w:t>├── scripts/</w:t>
      </w:r>
      <w:r>
        <w:br/>
        <w:t>│   ├── build_prop65_label_dataset.py</w:t>
      </w:r>
      <w:r>
        <w:br/>
        <w:t>│   └── train_product_label_classifier.py</w:t>
      </w:r>
      <w:r>
        <w:br/>
        <w:t>├── models/</w:t>
      </w:r>
      <w:r>
        <w:br/>
        <w:t xml:space="preserve">│   └── </w:t>
      </w:r>
      <w:proofErr w:type="spellStart"/>
      <w:r>
        <w:t>product_label_classifier</w:t>
      </w:r>
      <w:proofErr w:type="spellEnd"/>
      <w:r>
        <w:t>/</w:t>
      </w:r>
      <w:r>
        <w:br/>
        <w:t>├── test_app_flow.py</w:t>
      </w:r>
      <w:r>
        <w:br/>
        <w:t>├── test_app_flow_openai.py</w:t>
      </w:r>
      <w:r>
        <w:br/>
        <w:t>├── test_hazardly_score.py</w:t>
      </w:r>
      <w:r>
        <w:br/>
        <w:t>├── test_scope_guard.py</w:t>
      </w:r>
      <w:r>
        <w:br/>
        <w:t>├── test_product_info_display.py</w:t>
      </w:r>
      <w:r>
        <w:br/>
        <w:t>├── outputs/</w:t>
      </w:r>
      <w:r>
        <w:br/>
        <w:t>├── docs/</w:t>
      </w:r>
      <w:r>
        <w:br/>
        <w:t>└── data/</w:t>
      </w:r>
      <w:r>
        <w:br/>
        <w:t>```</w:t>
      </w:r>
      <w:r>
        <w:br/>
      </w:r>
      <w:r>
        <w:br/>
        <w:t>## Production path vs evaluation path</w:t>
      </w:r>
      <w:r>
        <w:br/>
      </w:r>
      <w:r>
        <w:br/>
        <w:t>### Production-oriented path</w:t>
      </w:r>
      <w:r>
        <w:br/>
      </w:r>
      <w:r>
        <w:br/>
        <w:t>- [app.py](/Users/</w:t>
      </w:r>
      <w:proofErr w:type="spellStart"/>
      <w:r>
        <w:t>adelie</w:t>
      </w:r>
      <w:proofErr w:type="spellEnd"/>
      <w:r>
        <w:t>/Projects/gemma4good/app.py)</w:t>
      </w:r>
      <w:r>
        <w:br/>
        <w:t>- [app_shared.py](/Users/</w:t>
      </w:r>
      <w:proofErr w:type="spellStart"/>
      <w:r>
        <w:t>adelie</w:t>
      </w:r>
      <w:proofErr w:type="spellEnd"/>
      <w:r>
        <w:t>/Projects/gemma4good/app_shared.py)</w:t>
      </w:r>
      <w:r>
        <w:br/>
        <w:t>- [vnext_contract.py](/Users/adelie/Projects/gemma4good/vnext_contract.py)</w:t>
      </w:r>
      <w:r>
        <w:br/>
        <w:t>- [product_label_classifier.py](/Users/adelie/Projects/gemma4good/product_label_classifier.py)</w:t>
      </w:r>
      <w:r>
        <w:br/>
        <w:t>- [hazardly_score.py](/Users/adelie/Projects/gemma4good/hazardly_score.py)</w:t>
      </w:r>
      <w:r>
        <w:br/>
        <w:t xml:space="preserve">- local </w:t>
      </w:r>
      <w:proofErr w:type="spellStart"/>
      <w:r>
        <w:t>FastAPI</w:t>
      </w:r>
      <w:proofErr w:type="spellEnd"/>
      <w:r>
        <w:t xml:space="preserve"> + Postgres retrieval layer</w:t>
      </w:r>
      <w:r>
        <w:br/>
        <w:t>- category and material reasoning</w:t>
      </w:r>
      <w:r>
        <w:br/>
        <w:t>- user history and hard-case review queue</w:t>
      </w:r>
      <w:r>
        <w:br/>
        <w:t xml:space="preserve">- UI-rendered </w:t>
      </w:r>
      <w:proofErr w:type="spellStart"/>
      <w:r>
        <w:t>Hazardly</w:t>
      </w:r>
      <w:proofErr w:type="spellEnd"/>
      <w:r>
        <w:t xml:space="preserve"> Score bar for chemical/material/process exposure signals</w:t>
      </w:r>
      <w:r>
        <w:br/>
        <w:t xml:space="preserve">- separate food-only flags for nutrition context such as high added sugar, high sodium, high saturated </w:t>
      </w:r>
      <w:r>
        <w:lastRenderedPageBreak/>
        <w:t>fat, and common allergens</w:t>
      </w:r>
      <w:r>
        <w:br/>
      </w:r>
      <w:r>
        <w:br/>
        <w:t>### Evaluation-only path</w:t>
      </w:r>
      <w:r>
        <w:br/>
      </w:r>
      <w:r>
        <w:br/>
        <w:t>- [app_openai.py](/Users/</w:t>
      </w:r>
      <w:proofErr w:type="spellStart"/>
      <w:r>
        <w:t>adelie</w:t>
      </w:r>
      <w:proofErr w:type="spellEnd"/>
      <w:r>
        <w:t>/Projects/gemma4good/app_openai.py)</w:t>
      </w:r>
      <w:r>
        <w:br/>
        <w:t>- [run_openai_pretest.py](/Users/adelie/Projects/gemma4good/run_openai_pretest.py)</w:t>
      </w:r>
      <w:r>
        <w:br/>
        <w:t>- OpenAI-judged OCR benchmark</w:t>
      </w:r>
      <w:r>
        <w:br/>
        <w:t>- OpenAI reference comparisons in Stage 2</w:t>
      </w:r>
      <w:r>
        <w:br/>
      </w:r>
      <w:r>
        <w:br/>
        <w:t>Use this path only to evaluate Gemma 4 and the system design. Do not treat it as the intended deployment path.</w:t>
      </w:r>
      <w:r>
        <w:br/>
      </w:r>
      <w:r>
        <w:br/>
        <w:t>---</w:t>
      </w:r>
      <w:r>
        <w:br/>
      </w:r>
      <w:r>
        <w:br/>
        <w:t>## Version History (M4 Mac Optimization)</w:t>
      </w:r>
      <w:r>
        <w:br/>
      </w:r>
      <w:r>
        <w:br/>
        <w:t>| Version | Milestone | Description |</w:t>
      </w:r>
      <w:r>
        <w:br/>
        <w:t>| :--- | :--- | :--- |</w:t>
      </w:r>
      <w:r>
        <w:br/>
        <w:t>| **v1.0** | MLX Migration | Initial port from Transformers to MLX-VLM. 10x faster startup. |</w:t>
      </w:r>
      <w:r>
        <w:br/>
        <w:t>| **v3.3** | Vision Peak | Breakthrough 83.3% recall using Contextual Tiling and Native Hybrid OCR. |</w:t>
      </w:r>
      <w:r>
        <w:br/>
        <w:t>| **v8.0** | Native Search | Eliminated external API dependencies for maximum granularity. |</w:t>
      </w:r>
      <w:r>
        <w:br/>
        <w:t>| **v21.0** | Semantic Store | Integrated local vector store with 9,133 forensic samples for Dynamic Few-Shot RAG. |</w:t>
      </w:r>
      <w:r>
        <w:br/>
        <w:t>| **v22.0** | Parallel Vision| Leveraged M4 multi-core CPU for concurrent multi-image preprocessing. |</w:t>
      </w:r>
      <w:r>
        <w:br/>
        <w:t>| **v25.0** | Universal | Universal OCR Bridge for cross-platform parity (Pixel 8 ready). |</w:t>
      </w:r>
      <w:r>
        <w:br/>
        <w:t>| **v26.0** | **Forensic Peak**| **Forensic Drift Auditing (Physical vs. Digital transparency audit).** |</w:t>
      </w:r>
      <w:r>
        <w:br/>
      </w:r>
      <w:r>
        <w:br/>
        <w:t>---</w:t>
      </w:r>
      <w:r>
        <w:br/>
      </w:r>
      <w:r>
        <w:br/>
        <w:t>## Core Capabilities (v26.0)</w:t>
      </w:r>
      <w:r>
        <w:br/>
      </w:r>
      <w:r>
        <w:br/>
        <w:t>1.  **Ultimate Forensic Vision**: Tri-modal fusion (Native macOS Vision + Adaptive Optical Tiling + VLM Semantic Context).</w:t>
      </w:r>
      <w:r>
        <w:br/>
        <w:t>2.  **Autonomous Intelligence**: Dynamic Few-Shot RAG referencing a massive 9,000+ sample safety archive.</w:t>
      </w:r>
      <w:r>
        <w:br/>
        <w:t>3.  **Cross-Audit Logic**: Forensic Drift Auditor compares physical packaging against digital retailer descriptions.</w:t>
      </w:r>
      <w:r>
        <w:br/>
        <w:t>4.  **Hardware Mastery**: Optimized for Apple M4 multi-core CPU and Unified Memory (66.1 TPS).</w:t>
      </w:r>
      <w:r>
        <w:br/>
        <w:t>5.  **Universal Design**: Cross-platform OCR abstraction ready for mobile deployment.</w:t>
      </w:r>
      <w:r>
        <w:br/>
      </w:r>
      <w:r>
        <w:br/>
        <w:t>---</w:t>
      </w:r>
      <w:r>
        <w:br/>
      </w:r>
      <w:r>
        <w:br/>
        <w:t>## Quick Start (M4 Mac)</w:t>
      </w:r>
      <w:r>
        <w:br/>
      </w:r>
      <w:r>
        <w:br/>
        <w:t>### Gemma product path</w:t>
      </w:r>
      <w:r>
        <w:br/>
      </w:r>
      <w:r>
        <w:br/>
      </w:r>
      <w:r>
        <w:lastRenderedPageBreak/>
        <w:t>Start the local retrieval API first: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/Projects/gemma4good/database</w:t>
      </w:r>
      <w:r>
        <w:br/>
        <w:t>../.</w:t>
      </w:r>
      <w:proofErr w:type="spellStart"/>
      <w:r>
        <w:t>venv</w:t>
      </w:r>
      <w:proofErr w:type="spellEnd"/>
      <w:r>
        <w:t xml:space="preserve">/bin/python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api:app</w:t>
      </w:r>
      <w:proofErr w:type="spellEnd"/>
      <w:r>
        <w:t xml:space="preserve"> --host 127.0.0.1 --port 8010</w:t>
      </w:r>
      <w:r>
        <w:br/>
        <w:t>```</w:t>
      </w:r>
      <w:r>
        <w:br/>
      </w:r>
      <w:r>
        <w:br/>
        <w:t xml:space="preserve">Then start the macOS </w:t>
      </w:r>
      <w:proofErr w:type="spellStart"/>
      <w:r>
        <w:t>Gradio</w:t>
      </w:r>
      <w:proofErr w:type="spellEnd"/>
      <w:r>
        <w:t xml:space="preserve"> app in a second terminal: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app.py</w:t>
      </w:r>
      <w:r>
        <w:br/>
        <w:t>```</w:t>
      </w:r>
      <w:r>
        <w:br/>
      </w:r>
      <w:r>
        <w:br/>
        <w:t>### OpenAI reference path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app_openai.py</w:t>
      </w:r>
      <w:r>
        <w:br/>
        <w:t>```</w:t>
      </w:r>
      <w:r>
        <w:br/>
      </w:r>
      <w:r>
        <w:br/>
        <w:t>Again, the OpenAI path is for evaluation and reference only.</w:t>
      </w:r>
      <w:r>
        <w:br/>
      </w:r>
      <w:r>
        <w:br/>
        <w:t>## Current web app flow</w:t>
      </w:r>
      <w:r>
        <w:br/>
      </w:r>
      <w:r>
        <w:br/>
        <w:t>The current macOS/web app is a single-purpose product-analysis tool rather than a general chatbot. The user provides one product case through one multimodal input area and clicks `Analyze Product`.</w:t>
      </w:r>
      <w:r>
        <w:br/>
      </w:r>
      <w:r>
        <w:br/>
        <w:t>Supported input types:</w:t>
      </w:r>
      <w:r>
        <w:br/>
      </w:r>
      <w:r>
        <w:br/>
        <w:t>- typed product text, pasted ingredients, or pasted nutrition facts</w:t>
      </w:r>
      <w:r>
        <w:br/>
        <w:t>- product URLs</w:t>
      </w:r>
      <w:r>
        <w:br/>
        <w:t>- up to 5 images, such as the front label, ingredient panel, Nutrition Facts panel, warning sticker, or phone-camera photos</w:t>
      </w:r>
      <w:r>
        <w:br/>
      </w:r>
      <w:r>
        <w:br/>
        <w:t>Before analysis, the app:</w:t>
      </w:r>
      <w:r>
        <w:br/>
      </w:r>
      <w:r>
        <w:br/>
        <w:t>1. detects whether the case started from image, URL, or text</w:t>
      </w:r>
      <w:r>
        <w:br/>
        <w:t>2. tries to collect product name, category, ingredients/materials, Nutrition Facts, claims, and warning text</w:t>
      </w:r>
      <w:r>
        <w:br/>
        <w:t>3. checks whether the information is complete enough for a full product-specific analysis</w:t>
      </w:r>
      <w:r>
        <w:br/>
        <w:t>4. asks for missing label evidence when the page or image only provides a product name or marketing text</w:t>
      </w:r>
      <w:r>
        <w:br/>
        <w:t>5. sends one normalized payload to the local API for retrieval and Gemma 4 reasoning</w:t>
      </w:r>
      <w:r>
        <w:br/>
      </w:r>
      <w:r>
        <w:br/>
        <w:t xml:space="preserve">URL handling is best-effort. The app normalizes retailer links where possible, fetches readable product-page context when available, and falls back to asking for label images or pasted text when a retailer </w:t>
      </w:r>
      <w:r>
        <w:lastRenderedPageBreak/>
        <w:t>blocks automated access or hides key details behind dynamic page controls.</w:t>
      </w:r>
      <w:r>
        <w:br/>
      </w:r>
      <w:r>
        <w:br/>
        <w:t>## Current web output</w:t>
      </w:r>
      <w:r>
        <w:br/>
      </w:r>
      <w:r>
        <w:br/>
        <w:t>The web result view is intentionally split into two layers:</w:t>
      </w:r>
      <w:r>
        <w:br/>
      </w:r>
      <w:r>
        <w:br/>
        <w:t>- The **</w:t>
      </w:r>
      <w:proofErr w:type="spellStart"/>
      <w:r>
        <w:t>Hazardly</w:t>
      </w:r>
      <w:proofErr w:type="spellEnd"/>
      <w:r>
        <w:t xml:space="preserve"> Score** A-E bar summarizes supported chemical, material, contaminant, additive, packaging/contact-material, and process-derived signals.</w:t>
      </w:r>
      <w:r>
        <w:br/>
        <w:t xml:space="preserve">- **Food flags** are shown separately for nutrition context such as high added sugar, high sodium, high saturated fat, or common allergens. They do not change the </w:t>
      </w:r>
      <w:proofErr w:type="spellStart"/>
      <w:r>
        <w:t>Hazardly</w:t>
      </w:r>
      <w:proofErr w:type="spellEnd"/>
      <w:r>
        <w:t xml:space="preserve"> Score.</w:t>
      </w:r>
      <w:r>
        <w:br/>
      </w:r>
      <w:r>
        <w:br/>
        <w:t xml:space="preserve">The web UI no longer renders a second nutrition score card. This keeps </w:t>
      </w:r>
      <w:ins w:id="6" w:author="Jiang, Weiying@DTSC" w:date="2026-05-15T22:03:00Z" w16du:dateUtc="2026-05-16T05:03:00Z">
        <w:r w:rsidR="00723D30">
          <w:t>potential chemical content</w:t>
        </w:r>
      </w:ins>
      <w:del w:id="7" w:author="Jiang, Weiying@DTSC" w:date="2026-05-15T22:03:00Z" w16du:dateUtc="2026-05-16T05:03:00Z">
        <w:r w:rsidDel="00723D30">
          <w:delText>chemical-exposure screening</w:delText>
        </w:r>
      </w:del>
      <w:r>
        <w:t xml:space="preserve"> separate from general nutrition quality while still showing useful food-label context.</w:t>
      </w:r>
      <w:r>
        <w:br/>
      </w:r>
      <w:r>
        <w:br/>
        <w:t>The visible report keeps product identity and extracted evidence readable:</w:t>
      </w:r>
      <w:r>
        <w:br/>
      </w:r>
      <w:r>
        <w:br/>
        <w:t>- product name and category are shown for all supported input types</w:t>
      </w:r>
      <w:r>
        <w:br/>
        <w:t>- OCR placeholders such as `NO READABLE TEXT` are suppressed in the user-facing Product Info section</w:t>
      </w:r>
      <w:r>
        <w:br/>
        <w:t>- missing ingredients or Nutrition Facts are reported as missing rather than displayed as noisy OCR artifacts</w:t>
      </w:r>
      <w:r>
        <w:br/>
      </w:r>
      <w:r>
        <w:br/>
        <w:t>## Scope Guard and Misuse Prevention</w:t>
      </w:r>
      <w:r>
        <w:br/>
      </w:r>
      <w:r>
        <w:br/>
        <w:t xml:space="preserve">The live demo is intentionally limited to </w:t>
      </w:r>
      <w:ins w:id="8" w:author="Jiang, Weiying@DTSC" w:date="2026-05-15T22:13:00Z" w16du:dateUtc="2026-05-16T05:13:00Z">
        <w:r w:rsidR="0010216B">
          <w:t xml:space="preserve">analysis of potential chemicals in a </w:t>
        </w:r>
      </w:ins>
      <w:r>
        <w:t>product</w:t>
      </w:r>
      <w:del w:id="9" w:author="Jiang, Weiying@DTSC" w:date="2026-05-15T22:13:00Z" w16du:dateUtc="2026-05-16T05:13:00Z">
        <w:r w:rsidDel="0010216B">
          <w:delText xml:space="preserve"> </w:delText>
        </w:r>
      </w:del>
      <w:del w:id="10" w:author="Jiang, Weiying@DTSC" w:date="2026-05-15T22:03:00Z" w16du:dateUtc="2026-05-16T05:03:00Z">
        <w:r w:rsidDel="00723D30">
          <w:delText>safety analysis</w:delText>
        </w:r>
      </w:del>
      <w:r>
        <w:t xml:space="preserve">. Before generating a report, </w:t>
      </w:r>
      <w:proofErr w:type="spellStart"/>
      <w:r>
        <w:t>Hazardly</w:t>
      </w:r>
      <w:proofErr w:type="spellEnd"/>
      <w:r>
        <w:t xml:space="preserve"> applies a quick local misuse pre-filter and then uses Gemma for the formal scope classification when the turn is not already obvious. The turn is classified as in-scope product safety input, out-of-scope input, or unclear input that still needs product-label evidence.</w:t>
      </w:r>
      <w:r>
        <w:br/>
      </w:r>
      <w:r>
        <w:br/>
        <w:t>- Off-topic requests are refused with one fixed redirect message.</w:t>
      </w:r>
      <w:r>
        <w:br/>
        <w:t>- Unclear requests ask for a product image, label text, ingredient list, nutrition facts, or packaging warning.</w:t>
      </w:r>
      <w:r>
        <w:br/>
        <w:t>- The app is designed as a single-purpose product-analysis tool, not a general chatbot.</w:t>
      </w:r>
      <w:r>
        <w:br/>
        <w:t>- The web demo does not keep conversational memory between analyses.</w:t>
      </w:r>
      <w:r>
        <w:br/>
        <w:t>- This reduces misuse risk and avoids spending unnecessary</w:t>
      </w:r>
    </w:p>
    <w:p w14:paraId="33B8C6F1" w14:textId="77777777" w:rsidR="00CA0B07" w:rsidRDefault="00000000">
      <w:r>
        <w:t xml:space="preserve"> inference on unrelated prompts.</w:t>
      </w:r>
      <w:r>
        <w:br/>
      </w:r>
      <w:r>
        <w:br/>
        <w:t>## Phone App Design</w:t>
      </w:r>
      <w:r>
        <w:br/>
      </w:r>
      <w:r>
        <w:br/>
        <w:t>The Android phone app uses **Android ML Kit Text Recognition** as its OCR/input extraction layer for camera or photo-gallery images.</w:t>
      </w:r>
      <w:r>
        <w:br/>
      </w:r>
      <w:r>
        <w:br/>
        <w:t>The intended phone flow is:</w:t>
      </w:r>
      <w:r>
        <w:br/>
      </w:r>
      <w:r>
        <w:br/>
        <w:t>```text</w:t>
      </w:r>
      <w:r>
        <w:br/>
        <w:t>Camera / Product Image</w:t>
      </w:r>
      <w:r>
        <w:br/>
        <w:t>-&gt; Android ML Kit OCR</w:t>
      </w:r>
      <w:r>
        <w:br/>
        <w:t>-&gt; OCR normalization into shared product fields</w:t>
      </w:r>
      <w:r>
        <w:br/>
      </w:r>
      <w:r>
        <w:lastRenderedPageBreak/>
        <w:t>-&gt; Gemma 4 identify + safety reasoning</w:t>
      </w:r>
      <w:r>
        <w:br/>
        <w:t>-&gt; Grounded retrieval and Product Safety Report</w:t>
      </w:r>
      <w:r>
        <w:br/>
        <w:t>```</w:t>
      </w:r>
      <w:r>
        <w:br/>
      </w:r>
      <w:r>
        <w:br/>
        <w:t>ML Kit is used only to convert visible label text into machine-readable text. It does not perform risk scoring, safety reasoning, regulatory interpretation, or report generation.</w:t>
      </w:r>
      <w:r>
        <w:br/>
      </w:r>
      <w:r>
        <w:br/>
        <w:t>Gemma 4 remains the core reasoning engine. After OCR, the phone app sends the noisy text through the same normalized payload boundary used by the web app so Gemma 4 can identify the product, clean and validate ingredients, infer category and processing clues, preserve nutrition facts, and support the downstream safety analysis.</w:t>
      </w:r>
      <w:r>
        <w:br/>
      </w:r>
      <w:r>
        <w:br/>
        <w:t xml:space="preserve">Current Android implementation note: the app now performs on-device ML Kit OCR, then calls the local `/identify-product` endpoint so Gemma 4 can structure the OCR into the shared product fields before `/analyze-product` runs. The Android client also mirrors the </w:t>
      </w:r>
      <w:proofErr w:type="spellStart"/>
      <w:r>
        <w:t>Hazardly</w:t>
      </w:r>
      <w:proofErr w:type="spellEnd"/>
      <w:r>
        <w:t xml:space="preserve"> Score plus food-flag presentation used by the web app. The Python app remains the reference implementation while the phone shell continues to converge on the same report behavior.</w:t>
      </w:r>
      <w:r>
        <w:br/>
      </w:r>
      <w:r>
        <w:br/>
        <w:t>## Web App vs Phone App</w:t>
      </w:r>
      <w:r>
        <w:br/>
      </w:r>
      <w:r>
        <w:br/>
        <w:t>### Web app</w:t>
      </w:r>
      <w:r>
        <w:br/>
      </w:r>
      <w:r>
        <w:br/>
        <w:t>- User enters product information manually, pastes a URL, or uploads product text/images.</w:t>
      </w:r>
      <w:r>
        <w:br/>
        <w:t>- Product identification starts from user-provided or Gemma-extracted text.</w:t>
      </w:r>
      <w:r>
        <w:br/>
        <w:t>- The safety agent analyzes the normalized structured product data and produces the grounded report.</w:t>
      </w:r>
      <w:r>
        <w:br/>
      </w:r>
      <w:r>
        <w:br/>
        <w:t>### Phone app</w:t>
      </w:r>
      <w:r>
        <w:br/>
      </w:r>
      <w:r>
        <w:br/>
        <w:t>- User captures a product image with the phone camera or selects one from the photo gallery.</w:t>
      </w:r>
      <w:r>
        <w:br/>
        <w:t>- Android ML Kit OCR extracts visible product-label text from the image.</w:t>
      </w:r>
      <w:r>
        <w:br/>
        <w:t>- OCR output is normalized into the same structured product input format.</w:t>
      </w:r>
      <w:r>
        <w:br/>
        <w:t>- The same Gemma 4 product-identification and safety-analysis pipeline is reused after OCR.</w:t>
      </w:r>
      <w:r>
        <w:br/>
      </w:r>
      <w:r>
        <w:br/>
        <w:t>## Platform targets</w:t>
      </w:r>
      <w:r>
        <w:br/>
      </w:r>
      <w:r>
        <w:br/>
        <w:t>The current repo intentionally separates:</w:t>
      </w:r>
      <w:r>
        <w:br/>
      </w:r>
      <w:r>
        <w:br/>
        <w:t>- `</w:t>
      </w:r>
      <w:proofErr w:type="spellStart"/>
      <w:r>
        <w:t>mac_dev</w:t>
      </w:r>
      <w:proofErr w:type="spellEnd"/>
      <w:r>
        <w:t xml:space="preserve">`: Python + </w:t>
      </w:r>
      <w:proofErr w:type="spellStart"/>
      <w:r>
        <w:t>Gradio</w:t>
      </w:r>
      <w:proofErr w:type="spellEnd"/>
      <w:r>
        <w:t xml:space="preserve"> + local </w:t>
      </w:r>
      <w:proofErr w:type="spellStart"/>
      <w:r>
        <w:t>FastAPI</w:t>
      </w:r>
      <w:proofErr w:type="spellEnd"/>
      <w:r>
        <w:t>/Postgres for development, debugging, and benchmark runs</w:t>
      </w:r>
      <w:r>
        <w:br/>
        <w:t>- `pixel8_android`: future native Android shell using the same normalized payload, retrieval contract, and review-queue design</w:t>
      </w:r>
      <w:r>
        <w:br/>
      </w:r>
      <w:r>
        <w:br/>
        <w:t>Platform notes are documented in:</w:t>
      </w:r>
      <w:r>
        <w:br/>
      </w:r>
      <w:r>
        <w:br/>
        <w:t>- [/Users/adelie/Projects/gemma4good/platform_profiles.py](/Users/adelie/Projects/gemma4good/platform_profiles.py)</w:t>
      </w:r>
      <w:r>
        <w:br/>
        <w:t>- [/Users/adelie/Projects/gemma4good/docs/platform_targets.md](/Users/adelie/Projects/gemma4good/d</w:t>
      </w:r>
      <w:r>
        <w:lastRenderedPageBreak/>
        <w:t>ocs/platform_targets.md)</w:t>
      </w:r>
      <w:r>
        <w:br/>
      </w:r>
      <w:r>
        <w:br/>
        <w:t>This is how we keep the product runnable on macOS today while keeping the core logic portable to Pixel 8 later.</w:t>
      </w:r>
      <w:r>
        <w:br/>
      </w:r>
      <w:r>
        <w:br/>
        <w:t>Android-side contract models are now defined in:</w:t>
      </w:r>
      <w:r>
        <w:br/>
      </w:r>
      <w:r>
        <w:br/>
        <w:t>- [/Users/adelie/Projects/gemma4good/android_contract/Gemma4GoodApiModels.kt](/Users/adelie/Projects/gemma4good/android_contract/Gemma4GoodApiModels.kt)</w:t>
      </w:r>
      <w:r>
        <w:br/>
        <w:t>- [/Users/adelie/Projects/gemma4good/android_contract/Gemma4GoodApiService.kt](/Users/adelie/Projects/gemma4good/android_contract/Gemma4GoodApiService.kt)</w:t>
      </w:r>
      <w:r>
        <w:br/>
        <w:t>- [/Users/adelie/Projects/gemma4good/android_contract/Gemma4GoodContractAdapters.kt](/Users/adelie/Projects/gemma4good/android_contract/Gemma4GoodContractAdapters.kt)</w:t>
      </w:r>
      <w:r>
        <w:br/>
        <w:t>- [/Users/adelie/Projects/gemma4good/android_contract/RetrofitUsageExample.md](/Users/adelie/Projects/gemma4good/android_contract/RetrofitUsageExample.md)</w:t>
      </w:r>
      <w:r>
        <w:br/>
        <w:t>- [/Users/adelie/Projects/gemma4good/android_contract/README.md](/Users/adelie/Projects/gemma4good/android_contract/README.md)</w:t>
      </w:r>
      <w:r>
        <w:br/>
      </w:r>
      <w:r>
        <w:br/>
        <w:t>A minimal Android Studio client shell is also included at:</w:t>
      </w:r>
      <w:r>
        <w:br/>
      </w:r>
      <w:r>
        <w:br/>
        <w:t>- [/Users/adelie/Projects/gemma4good/android_client/README.md](/Users/adelie/Projects/gemma4good/android_client/README.md)</w:t>
      </w:r>
      <w:r>
        <w:br/>
        <w:t>- Pixel run guide: [/Users/adelie/Projects/gemma4good/docs/run_on_pixel8.md](/Users/adelie/Projects/gemma4good/docs/run_on_pixel8.md)</w:t>
      </w:r>
      <w:r>
        <w:br/>
      </w:r>
      <w:r>
        <w:br/>
        <w:t>## End-to-end app tests</w:t>
      </w:r>
      <w:r>
        <w:br/>
      </w:r>
      <w:r>
        <w:br/>
        <w:t>### Gemma path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test_app_flow.py</w:t>
      </w:r>
      <w:r>
        <w:br/>
        <w:t>```</w:t>
      </w:r>
      <w:r>
        <w:br/>
      </w:r>
      <w:r>
        <w:br/>
        <w:t>Outputs:</w:t>
      </w:r>
      <w:r>
        <w:br/>
      </w:r>
      <w:r>
        <w:br/>
        <w:t>- `outputs/</w:t>
      </w:r>
      <w:proofErr w:type="spellStart"/>
      <w:r>
        <w:t>app_flow_test</w:t>
      </w:r>
      <w:proofErr w:type="spellEnd"/>
      <w:r>
        <w:t>/final_report.md`</w:t>
      </w:r>
      <w:r>
        <w:br/>
        <w:t>- `outputs/</w:t>
      </w:r>
      <w:proofErr w:type="spellStart"/>
      <w:r>
        <w:t>app_flow_test</w:t>
      </w:r>
      <w:proofErr w:type="spellEnd"/>
      <w:r>
        <w:t>/</w:t>
      </w:r>
      <w:proofErr w:type="spellStart"/>
      <w:r>
        <w:t>debug_payload.json</w:t>
      </w:r>
      <w:proofErr w:type="spellEnd"/>
      <w:r>
        <w:t>`</w:t>
      </w:r>
      <w:r>
        <w:br/>
      </w:r>
      <w:r>
        <w:br/>
        <w:t>### OpenAI reference path</w:t>
      </w:r>
      <w:r>
        <w:br/>
      </w:r>
      <w:r>
        <w:br/>
      </w:r>
      <w:r>
        <w:lastRenderedPageBreak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test_app_flow_openai.py</w:t>
      </w:r>
      <w:r>
        <w:br/>
        <w:t>```</w:t>
      </w:r>
      <w:r>
        <w:br/>
      </w:r>
      <w:r>
        <w:br/>
        <w:t>Outputs:</w:t>
      </w:r>
      <w:r>
        <w:br/>
      </w:r>
      <w:r>
        <w:br/>
        <w:t>- `outputs/</w:t>
      </w:r>
      <w:proofErr w:type="spellStart"/>
      <w:r>
        <w:t>app_flow_test_openai</w:t>
      </w:r>
      <w:proofErr w:type="spellEnd"/>
      <w:r>
        <w:t>/final_report.md`</w:t>
      </w:r>
      <w:r>
        <w:br/>
        <w:t>- `outputs/</w:t>
      </w:r>
      <w:proofErr w:type="spellStart"/>
      <w:r>
        <w:t>app_flow_test_openai</w:t>
      </w:r>
      <w:proofErr w:type="spellEnd"/>
      <w:r>
        <w:t>/</w:t>
      </w:r>
      <w:proofErr w:type="spellStart"/>
      <w:r>
        <w:t>debug_payload.json</w:t>
      </w:r>
      <w:proofErr w:type="spellEnd"/>
      <w:r>
        <w:t>`</w:t>
      </w:r>
      <w:r>
        <w:br/>
      </w:r>
      <w:r>
        <w:br/>
        <w:t>## Product label classifier</w:t>
      </w:r>
      <w:r>
        <w:br/>
      </w:r>
      <w:r>
        <w:br/>
        <w:t>The product-label layer turns Prop 65 notice/product associations and regulatory source tables into compact candidate labels before Gemma writes the final answer. It predicts product category, exposure pathway, concern family, and regulatory risk label.</w:t>
      </w:r>
      <w:r>
        <w:br/>
      </w:r>
      <w:r>
        <w:br/>
        <w:t>Build weak labels: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scripts/build_prop65_label_dataset.py</w:t>
      </w:r>
      <w:r>
        <w:br/>
        <w:t>```</w:t>
      </w:r>
      <w:r>
        <w:br/>
      </w:r>
      <w:r>
        <w:br/>
        <w:t>Train the classifier:</w:t>
      </w:r>
      <w:r>
        <w:br/>
      </w:r>
      <w:r>
        <w:br/>
        <w:t>```bash</w:t>
      </w:r>
      <w:r>
        <w:br/>
        <w:t>python scripts/train_product_label_classifier.py</w:t>
      </w:r>
      <w:r>
        <w:br/>
        <w:t>```</w:t>
      </w:r>
      <w:r>
        <w:br/>
      </w:r>
      <w:r>
        <w:br/>
        <w:t>Current model outputs:</w:t>
      </w:r>
      <w:r>
        <w:br/>
      </w:r>
      <w:r>
        <w:br/>
        <w:t>- Model card: `/Users/adelie/Projects/gemma4good/models/product_label_classifier/MODEL_CARD.md`</w:t>
      </w:r>
      <w:r>
        <w:br/>
        <w:t>- Model artifact: `/Users/adelie/Projects/gemma4good/models/product_label_classifier/product_label_classifier.joblib`</w:t>
      </w:r>
      <w:r>
        <w:br/>
        <w:t>- Metrics JSON: `/Users/adelie/Projects/gemma4good/models/product_label_classifier/metrics_summary.json`</w:t>
      </w:r>
      <w:r>
        <w:br/>
        <w:t>- Product-to-chemical linkage index: `/Users/adelie/Projects/gemma4good/data/derived/label_datasets/product_chemical_linkage.json`</w:t>
      </w:r>
      <w:r>
        <w:br/>
      </w:r>
      <w:r>
        <w:br/>
        <w:t>Current held-out weak-label scores:</w:t>
      </w:r>
      <w:r>
        <w:br/>
      </w:r>
      <w:r>
        <w:br/>
        <w:t>| Task | Accuracy | Macro F1 |</w:t>
      </w:r>
      <w:r>
        <w:br/>
        <w:t>| --- | ---: | ---: |</w:t>
      </w:r>
      <w:r>
        <w:br/>
        <w:t xml:space="preserve">| </w:t>
      </w:r>
      <w:proofErr w:type="spellStart"/>
      <w:r>
        <w:t>product_category</w:t>
      </w:r>
      <w:proofErr w:type="spellEnd"/>
      <w:r>
        <w:t xml:space="preserve"> | 0.9721 | 0.9616 |</w:t>
      </w:r>
      <w:r>
        <w:br/>
        <w:t xml:space="preserve">| </w:t>
      </w:r>
      <w:proofErr w:type="spellStart"/>
      <w:r>
        <w:t>exposure_pathway</w:t>
      </w:r>
      <w:proofErr w:type="spellEnd"/>
      <w:r>
        <w:t xml:space="preserve"> | 0.9658 | 0.7986 |</w:t>
      </w:r>
      <w:r>
        <w:br/>
        <w:t xml:space="preserve">| </w:t>
      </w:r>
      <w:proofErr w:type="spellStart"/>
      <w:r>
        <w:t>concern_family</w:t>
      </w:r>
      <w:proofErr w:type="spellEnd"/>
      <w:r>
        <w:t xml:space="preserve"> | 0.9922 | 0.9735 |</w:t>
      </w:r>
      <w:r>
        <w:br/>
      </w:r>
      <w:r>
        <w:lastRenderedPageBreak/>
        <w:t xml:space="preserve">| </w:t>
      </w:r>
      <w:proofErr w:type="spellStart"/>
      <w:r>
        <w:t>risk_label</w:t>
      </w:r>
      <w:proofErr w:type="spellEnd"/>
      <w:r>
        <w:t xml:space="preserve"> | 0.7482 | 0.8073 |</w:t>
      </w:r>
      <w:r>
        <w:br/>
      </w:r>
      <w:r>
        <w:br/>
        <w:t>These are not manually verified regulatory scores. They show the weak-label layer is learnable and consistent enough to use as a candidate-routing signal.</w:t>
      </w:r>
      <w:r>
        <w:br/>
      </w:r>
      <w:r>
        <w:br/>
        <w:t>The local API now attaches `</w:t>
      </w:r>
      <w:proofErr w:type="spellStart"/>
      <w:r>
        <w:t>product_label_model</w:t>
      </w:r>
      <w:proofErr w:type="spellEnd"/>
      <w:r>
        <w:t>` and `</w:t>
      </w:r>
      <w:proofErr w:type="spellStart"/>
      <w:r>
        <w:t>candidate_chemical_linkages</w:t>
      </w:r>
      <w:proofErr w:type="spellEnd"/>
      <w:r>
        <w:t>` to product analysis results. These are candidate associations such as food processing byproducts, ceramic/glass heavy-metal signals, or vinyl/plasticizer signals; they are not confirmed product composition.</w:t>
      </w:r>
      <w:r>
        <w:br/>
      </w:r>
      <w:r>
        <w:br/>
        <w:t>## Benchmark structure</w:t>
      </w:r>
      <w:r>
        <w:br/>
      </w:r>
      <w:r>
        <w:br/>
        <w:t>The benchmark is split into layers.</w:t>
      </w:r>
      <w:r>
        <w:br/>
      </w:r>
      <w:r>
        <w:br/>
        <w:t>### Stage 1: OCR and text extraction</w:t>
      </w:r>
      <w:r>
        <w:br/>
      </w:r>
      <w:r>
        <w:br/>
        <w:t>- [run_gemma4_ocr_benchmark.py](/Users/adelie/Projects/gemma4good/run_gemma4_ocr_benchmark.py)</w:t>
      </w:r>
      <w:r>
        <w:br/>
        <w:t>- [run_stage1_ocr_judge_benchmark.py](/Users/adelie/Projects/gemma4good/run_stage1_ocr_judge_benchmark.py)</w:t>
      </w:r>
      <w:r>
        <w:br/>
      </w:r>
      <w:r>
        <w:br/>
        <w:t>Real-image OCR benchmark example: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build_real_ocr_cases.py</w:t>
      </w:r>
      <w:r>
        <w:br/>
        <w:t xml:space="preserve">python run_gemma4_ocr_benchmark.py --cases </w:t>
      </w:r>
      <w:proofErr w:type="spellStart"/>
      <w:r>
        <w:t>benchmark_ocr_real_cases.json</w:t>
      </w:r>
      <w:proofErr w:type="spellEnd"/>
      <w:r>
        <w:br/>
        <w:t xml:space="preserve">python run_stage1_ocr_judge_benchmark.py --cases </w:t>
      </w:r>
      <w:proofErr w:type="spellStart"/>
      <w:r>
        <w:t>benchmark_ocr_real_cases.json</w:t>
      </w:r>
      <w:proofErr w:type="spellEnd"/>
      <w:r>
        <w:br/>
        <w:t>```</w:t>
      </w:r>
      <w:r>
        <w:br/>
      </w:r>
      <w:r>
        <w:br/>
        <w:t>Current reference outputs:</w:t>
      </w:r>
      <w:r>
        <w:br/>
      </w:r>
      <w:r>
        <w:br/>
        <w:t>- `/Users/adelie/Projects/gemma4good/outputs/ocr_benchmark/20260504_224129/ocr_report.md`</w:t>
      </w:r>
      <w:r>
        <w:br/>
        <w:t>- `/Users/adelie/Projects/gemma4good/outputs/ocr_stage1_openai_judge/20260504_225827/stage1_report.md`</w:t>
      </w:r>
      <w:r>
        <w:br/>
      </w:r>
      <w:r>
        <w:br/>
        <w:t>### Stage 2: shared post-input reasoning</w:t>
      </w:r>
      <w:r>
        <w:br/>
      </w:r>
      <w:r>
        <w:br/>
        <w:t>This stage now uses the same `</w:t>
      </w:r>
      <w:proofErr w:type="spellStart"/>
      <w:r>
        <w:t>NormalizedProductPayload</w:t>
      </w:r>
      <w:proofErr w:type="spellEnd"/>
      <w:r>
        <w:t>` contract as the app path.</w:t>
      </w:r>
      <w:r>
        <w:br/>
      </w:r>
      <w:r>
        <w:br/>
        <w:t>This stage should be the same whether the user started from:</w:t>
      </w:r>
      <w:r>
        <w:br/>
      </w:r>
      <w:r>
        <w:br/>
        <w:t>- uploaded images, then OCR/structuring</w:t>
      </w:r>
      <w:r>
        <w:br/>
        <w:t>- direct text entry</w:t>
      </w:r>
      <w:r>
        <w:br/>
      </w:r>
      <w:r>
        <w:br/>
        <w:t>Raw Stage 2:</w:t>
      </w:r>
      <w:r>
        <w:br/>
      </w:r>
      <w:r>
        <w:lastRenderedPageBreak/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build_category_reference.py</w:t>
      </w:r>
      <w:r>
        <w:br/>
        <w:t>python run_stage2_text_benchmark.py</w:t>
      </w:r>
      <w:r>
        <w:br/>
        <w:t>```</w:t>
      </w:r>
      <w:r>
        <w:br/>
      </w:r>
      <w:r>
        <w:br/>
        <w:t>Grounded Stage 2 with Gemma: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run_stage2_grounded_benchmark.py --provider gemma</w:t>
      </w:r>
      <w:r>
        <w:br/>
        <w:t>```</w:t>
      </w:r>
      <w:r>
        <w:br/>
      </w:r>
      <w:r>
        <w:br/>
        <w:t>Grounded OpenAI reference comparison: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 xml:space="preserve">python run_stage2_grounded_benchmark.py --provider </w:t>
      </w:r>
      <w:proofErr w:type="spellStart"/>
      <w:r>
        <w:t>openai</w:t>
      </w:r>
      <w:proofErr w:type="spellEnd"/>
      <w:r>
        <w:br/>
        <w:t>```</w:t>
      </w:r>
      <w:r>
        <w:br/>
      </w:r>
      <w:r>
        <w:br/>
        <w:t>Current reference outputs:</w:t>
      </w:r>
      <w:r>
        <w:br/>
      </w:r>
      <w:r>
        <w:br/>
        <w:t>- Raw Stage 2: `/Users/adelie/Projects/gemma4good/outputs/stage2_text_benchmark/20260504_233022/stage2_report.md`</w:t>
      </w:r>
      <w:r>
        <w:br/>
        <w:t>- Grounded Gemma latest: `/Users/adelie/Projects/gemma4good/outputs/stage2_grounded_benchmark/gemma_20260505_102828/stage2_grounded_report.md`</w:t>
      </w:r>
      <w:r>
        <w:br/>
        <w:t>- Grounded OpenAI reference: `/Users/adelie/Projects/gemma4good/outputs/stage2_grounded_benchmark/openai_20260505_085505/stage2_grounded_report.md`</w:t>
      </w:r>
      <w:r>
        <w:br/>
        <w:t>- Iteration summary: `/Users/adelie/Projects/gemma4good/outputs/stage2_grounded_benchmark/stage2_iteration_summary_20260505.md`</w:t>
      </w:r>
      <w:r>
        <w:br/>
      </w:r>
      <w:r>
        <w:br/>
        <w:t>### Distribution analysis and coverage scans</w:t>
      </w:r>
      <w:r>
        <w:br/>
      </w:r>
      <w:r>
        <w:br/>
        <w:t>These help identify weak categories instead of only looking at mean score.</w:t>
      </w:r>
      <w:r>
        <w:br/>
      </w:r>
      <w:r>
        <w:br/>
        <w:t>- [database/analyze_stage2_score_distribution.py](/Users/adelie/Projects/gemma4good/database/analyze_stage2_score_distribution.py)</w:t>
      </w:r>
      <w:r>
        <w:br/>
        <w:t>- [database/run_stage2_coverage_scan.py](/Users/adelie/Projects/gemma4good/database/run_stage2_coverage_scan.py)</w:t>
      </w:r>
      <w:r>
        <w:br/>
      </w:r>
      <w:r>
        <w:lastRenderedPageBreak/>
        <w:br/>
        <w:t>Current outputs:</w:t>
      </w:r>
      <w:r>
        <w:br/>
      </w:r>
      <w:r>
        <w:br/>
        <w:t>- Raw distribution: `/Users/adelie/Projects/gemma4good/database/outputs/stage2_score_distribution/raw_report.md`</w:t>
      </w:r>
      <w:r>
        <w:br/>
        <w:t>- Grounded distribution: `/Users/adelie/Projects/gemma4good/database/outputs/stage2_score_distribution/grounded_report.md`</w:t>
      </w:r>
      <w:r>
        <w:br/>
        <w:t>- Coverage scan outputs: `/Users/adelie/Projects/gemma4good/database/outputs/stage2_coverage_scan/`</w:t>
      </w:r>
      <w:r>
        <w:br/>
      </w:r>
      <w:r>
        <w:br/>
        <w:t>## One-command benchmark suite</w:t>
      </w:r>
      <w:r>
        <w:br/>
      </w:r>
      <w:r>
        <w:br/>
        <w:t>A convenience runner is available at:</w:t>
      </w:r>
      <w:r>
        <w:br/>
      </w:r>
      <w:r>
        <w:br/>
        <w:t>- [run_vnext_benchmark_suite.py](/Users/adelie/Projects/gemma4good/run_vnext_benchmark_suite.py)</w:t>
      </w:r>
      <w:r>
        <w:br/>
      </w:r>
      <w:r>
        <w:br/>
        <w:t>Dry run:</w:t>
      </w:r>
      <w:r>
        <w:br/>
      </w:r>
      <w:r>
        <w:br/>
        <w:t>```bash</w:t>
      </w:r>
      <w:r>
        <w:br/>
        <w:t>cd /Users/</w:t>
      </w:r>
      <w:proofErr w:type="spellStart"/>
      <w:r>
        <w:t>adelie</w:t>
      </w:r>
      <w:proofErr w:type="spellEnd"/>
      <w:r>
        <w:t>/Projects/gemma4good</w:t>
      </w:r>
      <w:r>
        <w:br/>
        <w:t>source .</w:t>
      </w:r>
      <w:proofErr w:type="spellStart"/>
      <w:r>
        <w:t>venv</w:t>
      </w:r>
      <w:proofErr w:type="spellEnd"/>
      <w:r>
        <w:t>/bin/activate</w:t>
      </w:r>
      <w:r>
        <w:br/>
        <w:t>python run_vnext_benchmark_suite.py --dry-run</w:t>
      </w:r>
      <w:r>
        <w:br/>
        <w:t>```</w:t>
      </w:r>
      <w:r>
        <w:br/>
      </w:r>
      <w:r>
        <w:br/>
        <w:t>Run selected layers:</w:t>
      </w:r>
      <w:r>
        <w:br/>
      </w:r>
      <w:r>
        <w:br/>
        <w:t>```bash</w:t>
      </w:r>
      <w:r>
        <w:br/>
        <w:t>python run_vnext_benchmark_suite.py --stage1 --stage2-raw --stage2-grounded --coverage-scan</w:t>
      </w:r>
      <w:r>
        <w:br/>
        <w:t>```</w:t>
      </w:r>
      <w:r>
        <w:br/>
      </w:r>
      <w:r>
        <w:br/>
        <w:t>## Current benchmark reading</w:t>
      </w:r>
      <w:r>
        <w:br/>
      </w:r>
      <w:r>
        <w:br/>
        <w:t>The current evidence suggests:</w:t>
      </w:r>
      <w:r>
        <w:br/>
      </w:r>
      <w:r>
        <w:br/>
        <w:t>- Gemma 4 still needs better OCR/preprocessing for small, rotated, multilingual, or ingredient-panel images.</w:t>
      </w:r>
      <w:r>
        <w:br/>
        <w:t>- The recent heavy agentic flow worsened overall benchmark performance because it made the intermediate payload too lossy and too verbose.</w:t>
      </w:r>
      <w:r>
        <w:br/>
        <w:t>- The better direction is a thin agentic UX with a compact, benchmarkable core: OCR/text normalization, product-label classifier, local database retrieval, then Gemma final explanation.</w:t>
      </w:r>
      <w:r>
        <w:br/>
        <w:t>- Product-risk mapping should be deterministic where the science/regulatory logic is rule-like: Gemma extracts product facts and process/material</w:t>
      </w:r>
    </w:p>
    <w:p w14:paraId="52B4DECC" w14:textId="77777777" w:rsidR="00CA0B07" w:rsidRDefault="00000000">
      <w:r>
        <w:t xml:space="preserve"> clues, while `product_risk_formatter.py` separates listed ingredients, process-derived compounds, packaging/contact-material pathways, category-based inferences, and nutrition-only context.</w:t>
      </w:r>
      <w:r>
        <w:br/>
        <w:t>- Current pathway rules cover refined oils, high-temperature foods, smoked/cured meats, soft PVC/phthalates, non-stick/PFAS, composite wood/formaldehyde, dyed textiles/azo dyes, flame-retardant foam, and surfactant families without treating broad words like `vegetable oil`, `corn syrup`, or `surfactant` as automatically toxic.</w:t>
      </w:r>
      <w:r>
        <w:br/>
      </w:r>
      <w:r>
        <w:lastRenderedPageBreak/>
        <w:t>- The system should continue to optimize around a fixed-size Gemma product path rather than shifting toward a larger model.</w:t>
      </w:r>
      <w:r>
        <w:br/>
      </w:r>
    </w:p>
    <w:sectPr w:rsidR="00CA0B07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ng, Weiying@DTSC">
    <w15:presenceInfo w15:providerId="AD" w15:userId="S::Weiying.Jiang@dtsc.ca.gov::d55d39c0-c3a7-44cd-8ecf-3903893615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trackRevisions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B07"/>
    <w:rsid w:val="0010216B"/>
    <w:rsid w:val="00395216"/>
    <w:rsid w:val="00621D89"/>
    <w:rsid w:val="00723D30"/>
    <w:rsid w:val="007E45BD"/>
    <w:rsid w:val="00AB2423"/>
    <w:rsid w:val="00CA0B07"/>
    <w:rsid w:val="00E9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A8BC"/>
  <w15:docId w15:val="{D497466A-4EE6-4683-9714-E91819B3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Revision">
    <w:name w:val="Revision"/>
    <w:hidden/>
    <w:uiPriority w:val="99"/>
    <w:semiHidden/>
    <w:rsid w:val="00E9034F"/>
    <w:pPr>
      <w:suppressAutoHyphens w:val="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3079</Words>
  <Characters>17551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Jiang, Weiying@DTSC</cp:lastModifiedBy>
  <cp:revision>3</cp:revision>
  <dcterms:created xsi:type="dcterms:W3CDTF">2026-05-15T13:59:00Z</dcterms:created>
  <dcterms:modified xsi:type="dcterms:W3CDTF">2026-05-17T15:37:00Z</dcterms:modified>
  <dc:language>en-US</dc:language>
</cp:coreProperties>
</file>